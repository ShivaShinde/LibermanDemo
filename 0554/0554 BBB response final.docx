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2E08" w:rsidRDefault="00D32E08">
      <w:pPr>
        <w:rPr>
          <w:ins w:id="0" w:author="Lisette" w:date="2013-07-25T16:38:00Z"/>
        </w:rPr>
      </w:pPr>
    </w:p>
    <w:p w:rsidR="00D32E08" w:rsidRDefault="00D32E08">
      <w:pPr>
        <w:rPr>
          <w:ins w:id="1" w:author="Lisette" w:date="2013-07-25T16:38:00Z"/>
        </w:rPr>
      </w:pPr>
    </w:p>
    <w:p w:rsidR="00ED7CFB" w:rsidRDefault="00ED7CFB">
      <w:r>
        <w:t>July 2</w:t>
      </w:r>
      <w:ins w:id="2" w:author="Lisette" w:date="2013-07-25T16:37:00Z">
        <w:r w:rsidR="00B31FEF">
          <w:t>5</w:t>
        </w:r>
      </w:ins>
      <w:del w:id="3" w:author="Lisette" w:date="2013-07-25T16:37:00Z">
        <w:r w:rsidDel="00B31FEF">
          <w:delText>6</w:delText>
        </w:r>
      </w:del>
      <w:r>
        <w:t>, 2013</w:t>
      </w:r>
    </w:p>
    <w:p w:rsidR="00ED7CFB" w:rsidRDefault="00ED7CFB">
      <w:r>
        <w:t>Complaint Case #94461109</w:t>
      </w:r>
    </w:p>
    <w:p w:rsidR="00ED7CFB" w:rsidRDefault="00ED7CFB">
      <w:r>
        <w:t>To the Better Business Bureau:</w:t>
      </w:r>
    </w:p>
    <w:p w:rsidR="00BC1893" w:rsidRDefault="00751BB7">
      <w:r>
        <w:t xml:space="preserve">I am </w:t>
      </w:r>
      <w:ins w:id="4" w:author="Lisette" w:date="2013-07-25T16:50:00Z">
        <w:r w:rsidR="00D32E08">
          <w:t xml:space="preserve">in </w:t>
        </w:r>
      </w:ins>
      <w:bookmarkStart w:id="5" w:name="_GoBack"/>
      <w:bookmarkEnd w:id="5"/>
      <w:r>
        <w:t xml:space="preserve">receipt of the complaint regarding </w:t>
      </w:r>
      <w:r w:rsidR="00676387">
        <w:t>an HVAC leak</w:t>
      </w:r>
      <w:r w:rsidR="00090F7F">
        <w:t xml:space="preserve"> in unit #152.</w:t>
      </w:r>
      <w:r w:rsidR="005A6031">
        <w:t xml:space="preserve">  </w:t>
      </w:r>
    </w:p>
    <w:p w:rsidR="00C72332" w:rsidRDefault="005A6031">
      <w:del w:id="6" w:author="mgasior" w:date="2013-07-25T14:34:00Z">
        <w:r w:rsidDel="00627835">
          <w:delText>The Property</w:delText>
        </w:r>
        <w:r w:rsidR="00C72332" w:rsidDel="00627835">
          <w:delText xml:space="preserve"> Manager</w:delText>
        </w:r>
      </w:del>
      <w:ins w:id="7" w:author="Lisette" w:date="2013-07-25T15:56:00Z">
        <w:r w:rsidR="00244B51">
          <w:t>I</w:t>
        </w:r>
      </w:ins>
      <w:ins w:id="8" w:author="mgasior" w:date="2013-07-25T14:34:00Z">
        <w:del w:id="9" w:author="Lisette" w:date="2013-07-25T15:56:00Z">
          <w:r w:rsidR="00627835" w:rsidDel="00244B51">
            <w:delText xml:space="preserve">I </w:delText>
          </w:r>
        </w:del>
      </w:ins>
      <w:r w:rsidR="00C72332">
        <w:t xml:space="preserve"> was informed of th</w:t>
      </w:r>
      <w:r w:rsidR="00676387">
        <w:t>is</w:t>
      </w:r>
      <w:r w:rsidR="00BC1893">
        <w:t xml:space="preserve"> issue by the maintenance staff </w:t>
      </w:r>
      <w:ins w:id="10" w:author="mgasior" w:date="2013-07-25T14:35:00Z">
        <w:r w:rsidR="00627835">
          <w:t xml:space="preserve">because </w:t>
        </w:r>
      </w:ins>
      <w:del w:id="11" w:author="mgasior" w:date="2013-07-25T14:35:00Z">
        <w:r w:rsidR="00BC1893" w:rsidDel="00627835">
          <w:delText>as</w:delText>
        </w:r>
      </w:del>
      <w:r w:rsidR="00BC1893">
        <w:t xml:space="preserve"> the</w:t>
      </w:r>
      <w:r w:rsidR="00676387">
        <w:t>y were contacted by the owner or owner’s representative</w:t>
      </w:r>
      <w:del w:id="12" w:author="Lisette" w:date="2013-07-25T16:04:00Z">
        <w:r w:rsidR="00676387" w:rsidDel="00F80953">
          <w:delText xml:space="preserve"> </w:delText>
        </w:r>
      </w:del>
      <w:del w:id="13" w:author="mgasior" w:date="2013-07-25T14:35:00Z">
        <w:r w:rsidR="00BC1893" w:rsidDel="00627835">
          <w:delText>direct</w:delText>
        </w:r>
        <w:r w:rsidR="00676387" w:rsidDel="00627835">
          <w:delText>ly</w:delText>
        </w:r>
      </w:del>
      <w:r w:rsidR="00676387">
        <w:t xml:space="preserve"> when the issue was detected i</w:t>
      </w:r>
      <w:r w:rsidR="00BC1893">
        <w:t xml:space="preserve">nside of the unit.  The maintenance staff </w:t>
      </w:r>
      <w:del w:id="14" w:author="mgasior" w:date="2013-07-25T14:35:00Z">
        <w:r w:rsidR="00BC1893" w:rsidDel="00627835">
          <w:delText>did correct</w:delText>
        </w:r>
      </w:del>
      <w:ins w:id="15" w:author="mgasior" w:date="2013-07-25T14:35:00Z">
        <w:r w:rsidR="00627835">
          <w:t>addressed</w:t>
        </w:r>
      </w:ins>
      <w:r w:rsidR="00BC1893">
        <w:t xml:space="preserve"> the </w:t>
      </w:r>
      <w:ins w:id="16" w:author="mgasior" w:date="2013-07-25T14:35:00Z">
        <w:r w:rsidR="00627835">
          <w:t xml:space="preserve">matter almost immediately and repaired </w:t>
        </w:r>
      </w:ins>
      <w:del w:id="17" w:author="mgasior" w:date="2013-07-25T14:36:00Z">
        <w:r w:rsidR="00676387" w:rsidDel="00627835">
          <w:delText>Association’s portion</w:delText>
        </w:r>
      </w:del>
      <w:ins w:id="18" w:author="mgasior" w:date="2013-07-25T14:36:00Z">
        <w:r w:rsidR="00627835">
          <w:t>the area that the Association is responsible for</w:t>
        </w:r>
      </w:ins>
      <w:del w:id="19" w:author="Lisette" w:date="2013-07-25T15:56:00Z">
        <w:r w:rsidR="00676387" w:rsidDel="00244B51">
          <w:delText xml:space="preserve"> </w:delText>
        </w:r>
      </w:del>
      <w:ins w:id="20" w:author="mgasior" w:date="2013-07-25T14:37:00Z">
        <w:r w:rsidR="00627835">
          <w:t xml:space="preserve">, along with making the necessary </w:t>
        </w:r>
      </w:ins>
      <w:del w:id="21" w:author="mgasior" w:date="2013-07-25T14:37:00Z">
        <w:r w:rsidR="00BC1893" w:rsidDel="00627835">
          <w:delText>and make the necessary</w:delText>
        </w:r>
      </w:del>
      <w:r w:rsidR="00BC1893">
        <w:t xml:space="preserve"> repairs to the common elements</w:t>
      </w:r>
      <w:del w:id="22" w:author="Lisette" w:date="2013-07-25T16:07:00Z">
        <w:r w:rsidR="00BC1893" w:rsidDel="00F80953">
          <w:delText xml:space="preserve"> </w:delText>
        </w:r>
      </w:del>
      <w:del w:id="23" w:author="mgasior" w:date="2013-07-25T14:37:00Z">
        <w:r w:rsidR="00BC1893" w:rsidDel="00627835">
          <w:delText xml:space="preserve">for the HVAC </w:delText>
        </w:r>
        <w:r w:rsidR="00676387" w:rsidDel="00627835">
          <w:delText>drain</w:delText>
        </w:r>
        <w:r w:rsidR="00C72332" w:rsidDel="00627835">
          <w:delText xml:space="preserve"> in a timely manner.</w:delText>
        </w:r>
      </w:del>
      <w:ins w:id="24" w:author="mgasior" w:date="2013-07-25T14:37:00Z">
        <w:r w:rsidR="00627835">
          <w:t>.</w:t>
        </w:r>
      </w:ins>
      <w:r w:rsidR="00C72332">
        <w:t xml:space="preserve">  </w:t>
      </w:r>
    </w:p>
    <w:p w:rsidR="00A0774B" w:rsidRDefault="00C72332">
      <w:pPr>
        <w:rPr>
          <w:ins w:id="25" w:author="Lisette" w:date="2013-07-25T16:10:00Z"/>
        </w:rPr>
      </w:pPr>
      <w:del w:id="26" w:author="mgasior" w:date="2013-07-25T14:37:00Z">
        <w:r w:rsidDel="00627835">
          <w:delText>Pursuant to the governing documents</w:delText>
        </w:r>
      </w:del>
      <w:ins w:id="27" w:author="Lisette" w:date="2013-07-25T16:04:00Z">
        <w:r w:rsidR="00F80953">
          <w:t>P</w:t>
        </w:r>
      </w:ins>
      <w:ins w:id="28" w:author="mgasior" w:date="2013-07-25T14:37:00Z">
        <w:del w:id="29" w:author="Lisette" w:date="2013-07-25T16:04:00Z">
          <w:r w:rsidR="00627835" w:rsidDel="00F80953">
            <w:delText>As p</w:delText>
          </w:r>
        </w:del>
        <w:r w:rsidR="00627835">
          <w:t xml:space="preserve">er the Association’s </w:t>
        </w:r>
      </w:ins>
      <w:ins w:id="30" w:author="Lisette" w:date="2013-07-25T15:53:00Z">
        <w:r w:rsidR="00244B51">
          <w:t>D</w:t>
        </w:r>
      </w:ins>
      <w:ins w:id="31" w:author="mgasior" w:date="2013-07-25T14:37:00Z">
        <w:del w:id="32" w:author="Lisette" w:date="2013-07-25T15:53:00Z">
          <w:r w:rsidR="00627835" w:rsidDel="00244B51">
            <w:delText>d</w:delText>
          </w:r>
        </w:del>
        <w:r w:rsidR="00627835">
          <w:t>ecl</w:t>
        </w:r>
        <w:del w:id="33" w:author="Lisette" w:date="2013-07-25T15:53:00Z">
          <w:r w:rsidR="00627835" w:rsidDel="00244B51">
            <w:delText>r</w:delText>
          </w:r>
        </w:del>
        <w:r w:rsidR="00627835">
          <w:t xml:space="preserve">aration and </w:t>
        </w:r>
      </w:ins>
      <w:ins w:id="34" w:author="Lisette" w:date="2013-07-25T15:53:00Z">
        <w:r w:rsidR="00244B51">
          <w:t>B</w:t>
        </w:r>
      </w:ins>
      <w:ins w:id="35" w:author="mgasior" w:date="2013-07-25T14:37:00Z">
        <w:del w:id="36" w:author="Lisette" w:date="2013-07-25T15:53:00Z">
          <w:r w:rsidR="00627835" w:rsidDel="00244B51">
            <w:delText>b</w:delText>
          </w:r>
        </w:del>
        <w:r w:rsidR="00627835">
          <w:t>y</w:t>
        </w:r>
      </w:ins>
      <w:ins w:id="37" w:author="Lisette" w:date="2013-07-25T15:54:00Z">
        <w:r w:rsidR="00244B51">
          <w:t>-L</w:t>
        </w:r>
      </w:ins>
      <w:ins w:id="38" w:author="mgasior" w:date="2013-07-25T14:37:00Z">
        <w:del w:id="39" w:author="Lisette" w:date="2013-07-25T15:54:00Z">
          <w:r w:rsidR="00627835" w:rsidDel="00244B51">
            <w:delText>l</w:delText>
          </w:r>
        </w:del>
        <w:r w:rsidR="00627835">
          <w:t>aws</w:t>
        </w:r>
      </w:ins>
      <w:r w:rsidR="006864E6">
        <w:t>,</w:t>
      </w:r>
      <w:r>
        <w:t xml:space="preserve"> the Association is not resp</w:t>
      </w:r>
      <w:r w:rsidR="00676387">
        <w:t>onsible for the maintenance,</w:t>
      </w:r>
      <w:r>
        <w:t xml:space="preserve"> repair</w:t>
      </w:r>
      <w:r w:rsidR="00676387">
        <w:t xml:space="preserve"> and/or replacement</w:t>
      </w:r>
      <w:r>
        <w:t xml:space="preserve"> to the unit, </w:t>
      </w:r>
      <w:r w:rsidR="00090F7F">
        <w:t>the limited common elements belonging to the unit</w:t>
      </w:r>
      <w:r w:rsidR="00676387">
        <w:t xml:space="preserve">, or </w:t>
      </w:r>
      <w:r>
        <w:t xml:space="preserve">any </w:t>
      </w:r>
      <w:ins w:id="40" w:author="Lisette" w:date="2013-07-25T16:04:00Z">
        <w:r w:rsidR="00F80953">
          <w:t xml:space="preserve">of the owner’s </w:t>
        </w:r>
      </w:ins>
      <w:r>
        <w:t>personal property</w:t>
      </w:r>
      <w:del w:id="41" w:author="Lisette" w:date="2013-07-25T16:08:00Z">
        <w:r w:rsidR="00676387" w:rsidDel="00F80953">
          <w:delText xml:space="preserve"> damaged </w:delText>
        </w:r>
        <w:r w:rsidR="00090F7F" w:rsidDel="00F80953">
          <w:delText>at the property</w:delText>
        </w:r>
      </w:del>
      <w:r>
        <w:t xml:space="preserve">. </w:t>
      </w:r>
      <w:r w:rsidR="00676387">
        <w:t xml:space="preserve">Owners are required </w:t>
      </w:r>
      <w:del w:id="42" w:author="mgasior" w:date="2013-07-25T14:38:00Z">
        <w:r w:rsidR="00676387" w:rsidDel="00627835">
          <w:delText xml:space="preserve">by the governing documents </w:delText>
        </w:r>
      </w:del>
      <w:r w:rsidR="00676387">
        <w:t xml:space="preserve">to maintain adequate homeowner’s insurance to cover these areas in the event of a loss.  </w:t>
      </w:r>
      <w:r w:rsidR="00BC1893">
        <w:t xml:space="preserve">The </w:t>
      </w:r>
      <w:r w:rsidR="00676387">
        <w:t xml:space="preserve">owner’s representative </w:t>
      </w:r>
      <w:r w:rsidR="00BC1893">
        <w:t xml:space="preserve">was advised </w:t>
      </w:r>
      <w:del w:id="43" w:author="mgasior" w:date="2013-07-25T14:38:00Z">
        <w:r w:rsidR="00BC1893" w:rsidDel="00627835">
          <w:delText>that in accordance with the governing d</w:delText>
        </w:r>
        <w:r w:rsidR="006864E6" w:rsidDel="00627835">
          <w:delText>ocuments</w:delText>
        </w:r>
      </w:del>
      <w:ins w:id="44" w:author="mgasior" w:date="2013-07-25T14:38:00Z">
        <w:r w:rsidR="00627835">
          <w:t>of this, specifically</w:t>
        </w:r>
      </w:ins>
      <w:ins w:id="45" w:author="Lisette" w:date="2013-07-25T16:05:00Z">
        <w:r w:rsidR="00F80953">
          <w:t>,</w:t>
        </w:r>
      </w:ins>
      <w:ins w:id="46" w:author="mgasior" w:date="2013-07-25T14:38:00Z">
        <w:r w:rsidR="00627835">
          <w:t xml:space="preserve"> that</w:t>
        </w:r>
      </w:ins>
      <w:del w:id="47" w:author="mgasior" w:date="2013-07-25T14:38:00Z">
        <w:r w:rsidR="006864E6" w:rsidDel="00627835">
          <w:delText>,</w:delText>
        </w:r>
      </w:del>
      <w:r w:rsidR="006864E6">
        <w:t xml:space="preserve"> any carpet, paint, or dry wall </w:t>
      </w:r>
      <w:r w:rsidR="00BC1893">
        <w:t>was the responsibility of the ow</w:t>
      </w:r>
      <w:r w:rsidR="00676387">
        <w:t xml:space="preserve">ner to repair or replace </w:t>
      </w:r>
      <w:del w:id="48" w:author="mgasior" w:date="2013-07-25T14:38:00Z">
        <w:r w:rsidR="00676387" w:rsidDel="00627835">
          <w:delText xml:space="preserve">as </w:delText>
        </w:r>
      </w:del>
      <w:ins w:id="49" w:author="mgasior" w:date="2013-07-25T14:38:00Z">
        <w:r w:rsidR="00627835">
          <w:t xml:space="preserve">because </w:t>
        </w:r>
      </w:ins>
      <w:r w:rsidR="00676387">
        <w:t>it was</w:t>
      </w:r>
      <w:r w:rsidR="00BC1893">
        <w:t xml:space="preserve"> a part of the</w:t>
      </w:r>
      <w:ins w:id="50" w:author="mgasior" w:date="2013-07-25T14:39:00Z">
        <w:r w:rsidR="00627835">
          <w:t>ir</w:t>
        </w:r>
      </w:ins>
      <w:r w:rsidR="00BC1893">
        <w:t xml:space="preserve"> unit</w:t>
      </w:r>
      <w:r w:rsidR="006864E6">
        <w:t xml:space="preserve">.  </w:t>
      </w:r>
      <w:del w:id="51" w:author="mgasior" w:date="2013-07-25T14:39:00Z">
        <w:r w:rsidR="00090F7F" w:rsidDel="00627835">
          <w:delText>It was</w:delText>
        </w:r>
      </w:del>
      <w:ins w:id="52" w:author="mgasior" w:date="2013-07-25T14:39:00Z">
        <w:r w:rsidR="00627835">
          <w:t>We</w:t>
        </w:r>
      </w:ins>
      <w:r w:rsidR="00090F7F">
        <w:t xml:space="preserve"> recommended</w:t>
      </w:r>
      <w:del w:id="53" w:author="Lisette" w:date="2013-07-25T16:08:00Z">
        <w:r w:rsidR="00090F7F" w:rsidDel="00F80953">
          <w:delText xml:space="preserve"> </w:delText>
        </w:r>
      </w:del>
      <w:ins w:id="54" w:author="mgasior" w:date="2013-07-25T14:39:00Z">
        <w:del w:id="55" w:author="Lisette" w:date="2013-07-25T16:08:00Z">
          <w:r w:rsidR="00627835" w:rsidDel="00F80953">
            <w:delText>to</w:delText>
          </w:r>
        </w:del>
        <w:r w:rsidR="00627835">
          <w:t xml:space="preserve"> </w:t>
        </w:r>
      </w:ins>
      <w:r w:rsidR="00090F7F">
        <w:t>the owner</w:t>
      </w:r>
      <w:del w:id="56" w:author="Lisette" w:date="2013-07-25T15:57:00Z">
        <w:r w:rsidR="00BC1893" w:rsidDel="00244B51">
          <w:delText xml:space="preserve"> </w:delText>
        </w:r>
      </w:del>
      <w:ins w:id="57" w:author="mgasior" w:date="2013-07-25T14:39:00Z">
        <w:del w:id="58" w:author="Lisette" w:date="2013-07-25T15:57:00Z">
          <w:r w:rsidR="00627835" w:rsidDel="00244B51">
            <w:delText xml:space="preserve"> that</w:delText>
          </w:r>
        </w:del>
        <w:del w:id="59" w:author="Lisette" w:date="2013-07-25T16:08:00Z">
          <w:r w:rsidR="00627835" w:rsidDel="00F80953">
            <w:delText xml:space="preserve"> they</w:delText>
          </w:r>
        </w:del>
        <w:del w:id="60" w:author="Lisette" w:date="2013-07-25T16:10:00Z">
          <w:r w:rsidR="00627835" w:rsidDel="00A0774B">
            <w:delText xml:space="preserve"> should</w:delText>
          </w:r>
        </w:del>
        <w:r w:rsidR="00627835">
          <w:t xml:space="preserve"> </w:t>
        </w:r>
      </w:ins>
      <w:r w:rsidR="00BC1893">
        <w:t xml:space="preserve">contact their homeowner’s insurance </w:t>
      </w:r>
      <w:r w:rsidR="00676387">
        <w:t xml:space="preserve">to file a claim for </w:t>
      </w:r>
      <w:del w:id="61" w:author="mgasior" w:date="2013-07-25T14:39:00Z">
        <w:r w:rsidR="00676387" w:rsidDel="00627835">
          <w:delText>the loss and damages</w:delText>
        </w:r>
      </w:del>
      <w:ins w:id="62" w:author="mgasior" w:date="2013-07-25T14:39:00Z">
        <w:r w:rsidR="00627835">
          <w:t>any loss</w:t>
        </w:r>
      </w:ins>
      <w:r w:rsidR="00BC1893">
        <w:t xml:space="preserve">.  </w:t>
      </w:r>
    </w:p>
    <w:p w:rsidR="00ED7CFB" w:rsidRDefault="00BC1893">
      <w:del w:id="63" w:author="mgasior" w:date="2013-07-25T14:39:00Z">
        <w:r w:rsidDel="00627835">
          <w:delText xml:space="preserve">The owner’s insurance would be able to facilitate the repairs to the unit </w:delText>
        </w:r>
        <w:r w:rsidR="00676387" w:rsidDel="00627835">
          <w:delText>on the owner’s behalf and reimburse their losses</w:delText>
        </w:r>
        <w:r w:rsidR="00090F7F" w:rsidDel="00627835">
          <w:delText xml:space="preserve"> in a timely manner</w:delText>
        </w:r>
        <w:r w:rsidDel="00627835">
          <w:delText xml:space="preserve">.  </w:delText>
        </w:r>
        <w:r w:rsidR="00676387" w:rsidDel="00627835">
          <w:delText>It was also</w:delText>
        </w:r>
        <w:r w:rsidR="006B022C" w:rsidDel="00627835">
          <w:delText xml:space="preserve"> </w:delText>
        </w:r>
        <w:r w:rsidR="00090F7F" w:rsidDel="00627835">
          <w:delText>advised that</w:delText>
        </w:r>
      </w:del>
      <w:ins w:id="64" w:author="mgasior" w:date="2013-07-25T14:39:00Z">
        <w:r w:rsidR="00627835">
          <w:t>We also told the owner</w:t>
        </w:r>
      </w:ins>
      <w:ins w:id="65" w:author="Lisette" w:date="2013-07-25T16:05:00Z">
        <w:r w:rsidR="00F80953">
          <w:t>’s representative</w:t>
        </w:r>
      </w:ins>
      <w:ins w:id="66" w:author="mgasior" w:date="2013-07-25T14:39:00Z">
        <w:r w:rsidR="00627835">
          <w:t xml:space="preserve"> that the</w:t>
        </w:r>
      </w:ins>
      <w:ins w:id="67" w:author="mgasior" w:date="2013-07-25T14:40:00Z">
        <w:r w:rsidR="00627835">
          <w:t>y could provide a written request to the</w:t>
        </w:r>
        <w:del w:id="68" w:author="Lisette" w:date="2013-07-25T15:57:00Z">
          <w:r w:rsidR="00627835" w:rsidDel="00244B51">
            <w:delText xml:space="preserve"> </w:delText>
          </w:r>
        </w:del>
      </w:ins>
      <w:r w:rsidR="00090F7F">
        <w:t xml:space="preserve"> </w:t>
      </w:r>
      <w:del w:id="69" w:author="mgasior" w:date="2013-07-25T14:41:00Z">
        <w:r w:rsidR="00090F7F" w:rsidDel="00627835">
          <w:delText xml:space="preserve">if they wish </w:delText>
        </w:r>
        <w:r w:rsidR="006B022C" w:rsidDel="00627835">
          <w:delText xml:space="preserve">to have the </w:delText>
        </w:r>
      </w:del>
      <w:r w:rsidR="006B022C">
        <w:t xml:space="preserve">Board </w:t>
      </w:r>
      <w:ins w:id="70" w:author="Lisette" w:date="2013-07-25T16:06:00Z">
        <w:r w:rsidR="00F80953">
          <w:t xml:space="preserve">of Directors </w:t>
        </w:r>
      </w:ins>
      <w:del w:id="71" w:author="mgasior" w:date="2013-07-25T14:41:00Z">
        <w:r w:rsidR="006B022C" w:rsidDel="00627835">
          <w:delText>consider approving the expense on behalf of the Association or to seek reimbursement</w:delText>
        </w:r>
        <w:r w:rsidR="00676387" w:rsidDel="00627835">
          <w:delText xml:space="preserve"> from the Association</w:delText>
        </w:r>
        <w:r w:rsidR="006864E6" w:rsidDel="00627835">
          <w:delText xml:space="preserve"> for their losses</w:delText>
        </w:r>
        <w:r w:rsidR="006B022C" w:rsidDel="00627835">
          <w:delText>, they would need to submit a written correspondence to the Management Office that would be presented to the Board for a determination</w:delText>
        </w:r>
        <w:r w:rsidR="007C7974" w:rsidDel="00627835">
          <w:delText>.</w:delText>
        </w:r>
      </w:del>
      <w:ins w:id="72" w:author="mgasior" w:date="2013-07-25T14:41:00Z">
        <w:r w:rsidR="00627835">
          <w:t>to consider reimbursing the owner or covering the expense</w:t>
        </w:r>
      </w:ins>
      <w:ins w:id="73" w:author="Lisette" w:date="2013-07-25T16:06:00Z">
        <w:r w:rsidR="00F80953">
          <w:t>s</w:t>
        </w:r>
      </w:ins>
      <w:ins w:id="74" w:author="mgasior" w:date="2013-07-25T14:41:00Z">
        <w:r w:rsidR="00627835">
          <w:t>.</w:t>
        </w:r>
      </w:ins>
      <w:r w:rsidR="007C7974">
        <w:t xml:space="preserve">  </w:t>
      </w:r>
      <w:del w:id="75" w:author="mgasior" w:date="2013-07-25T14:42:00Z">
        <w:r w:rsidR="00090F7F" w:rsidDel="00627835">
          <w:delText>T</w:delText>
        </w:r>
        <w:r w:rsidR="007C7974" w:rsidDel="00627835">
          <w:delText xml:space="preserve">he Association’s </w:delText>
        </w:r>
        <w:r w:rsidR="00090F7F" w:rsidDel="00627835">
          <w:delText xml:space="preserve">operating and reserve </w:delText>
        </w:r>
        <w:r w:rsidR="007C7974" w:rsidDel="00627835">
          <w:delText xml:space="preserve">funds are used </w:delText>
        </w:r>
        <w:r w:rsidR="00090F7F" w:rsidDel="00627835">
          <w:delText xml:space="preserve">to </w:delText>
        </w:r>
        <w:r w:rsidR="007C7974" w:rsidDel="00627835">
          <w:delText>maintain the property common elements at the direction of the Boar</w:delText>
        </w:r>
        <w:r w:rsidR="00090F7F" w:rsidDel="00627835">
          <w:delText>d of Directors to the management company.  Therefore the Board of Directors would need to approve this expense and direct the Property Manager to reimburse or fund the cost of any repairs or replacements</w:delText>
        </w:r>
      </w:del>
      <w:ins w:id="76" w:author="mgasior" w:date="2013-07-25T14:42:00Z">
        <w:r w:rsidR="00627835">
          <w:t>This expense would have to be approved by the Board of Directors</w:t>
        </w:r>
      </w:ins>
      <w:r w:rsidR="00090F7F">
        <w:t xml:space="preserve">.  </w:t>
      </w:r>
      <w:del w:id="77" w:author="mgasior" w:date="2013-07-25T14:42:00Z">
        <w:r w:rsidR="00090F7F" w:rsidDel="00627835">
          <w:delText>Lieberman Management Services and the Property Manager for the Association would again offer to accept any written correspondence from the owner or owner’s representative to the attention of the Board of Directors to see if they would issue a new determination on this matter as the Association.  However, until the Association issues such a directive to the Property Manager, Lieberman Management Services may take no further action in this matter.</w:delText>
        </w:r>
      </w:del>
      <w:ins w:id="78" w:author="mgasior" w:date="2013-07-25T14:42:00Z">
        <w:r w:rsidR="00627835">
          <w:t>The owner will need to provide a written request to the Board</w:t>
        </w:r>
      </w:ins>
      <w:ins w:id="79" w:author="Lisette" w:date="2013-07-25T16:06:00Z">
        <w:r w:rsidR="00F80953">
          <w:t xml:space="preserve"> and</w:t>
        </w:r>
      </w:ins>
      <w:ins w:id="80" w:author="mgasior" w:date="2013-07-25T14:42:00Z">
        <w:del w:id="81" w:author="Lisette" w:date="2013-07-25T16:06:00Z">
          <w:r w:rsidR="00627835" w:rsidDel="00F80953">
            <w:delText>, this request</w:delText>
          </w:r>
        </w:del>
        <w:r w:rsidR="00627835">
          <w:t xml:space="preserve"> </w:t>
        </w:r>
      </w:ins>
      <w:ins w:id="82" w:author="Lisette" w:date="2013-07-25T16:11:00Z">
        <w:r w:rsidR="004002C4">
          <w:t xml:space="preserve">it </w:t>
        </w:r>
      </w:ins>
      <w:ins w:id="83" w:author="mgasior" w:date="2013-07-25T14:42:00Z">
        <w:r w:rsidR="00627835">
          <w:t xml:space="preserve">should be sent directly to the on-site </w:t>
        </w:r>
      </w:ins>
      <w:ins w:id="84" w:author="Lisette" w:date="2013-07-25T16:07:00Z">
        <w:r w:rsidR="00F80953">
          <w:t>M</w:t>
        </w:r>
      </w:ins>
      <w:ins w:id="85" w:author="mgasior" w:date="2013-07-25T14:42:00Z">
        <w:del w:id="86" w:author="Lisette" w:date="2013-07-25T16:07:00Z">
          <w:r w:rsidR="00627835" w:rsidDel="00F80953">
            <w:delText>m</w:delText>
          </w:r>
        </w:del>
        <w:r w:rsidR="00627835">
          <w:t xml:space="preserve">anagement </w:t>
        </w:r>
      </w:ins>
      <w:ins w:id="87" w:author="Lisette" w:date="2013-07-25T16:07:00Z">
        <w:r w:rsidR="00F80953">
          <w:t>O</w:t>
        </w:r>
      </w:ins>
      <w:ins w:id="88" w:author="mgasior" w:date="2013-07-25T14:42:00Z">
        <w:del w:id="89" w:author="Lisette" w:date="2013-07-25T16:07:00Z">
          <w:r w:rsidR="00627835" w:rsidDel="00F80953">
            <w:delText>o</w:delText>
          </w:r>
        </w:del>
        <w:r w:rsidR="00627835">
          <w:t>ffice</w:t>
        </w:r>
      </w:ins>
      <w:ins w:id="90" w:author="Lisette" w:date="2013-07-25T16:11:00Z">
        <w:r w:rsidR="004002C4">
          <w:t xml:space="preserve"> for consideration</w:t>
        </w:r>
      </w:ins>
      <w:ins w:id="91" w:author="Lisette" w:date="2013-07-25T16:06:00Z">
        <w:r w:rsidR="00F80953">
          <w:t>.</w:t>
        </w:r>
      </w:ins>
    </w:p>
    <w:p w:rsidR="00090F7F" w:rsidRDefault="00090F7F">
      <w:r>
        <w:t>Sincerely,</w:t>
      </w:r>
    </w:p>
    <w:p w:rsidR="00090F7F" w:rsidRDefault="00090F7F">
      <w:r>
        <w:lastRenderedPageBreak/>
        <w:t>Lieberman Management Services, Inc., as agent,</w:t>
      </w:r>
    </w:p>
    <w:p w:rsidR="00090F7F" w:rsidRDefault="00090F7F">
      <w:r>
        <w:t>Lisette Ray</w:t>
      </w:r>
    </w:p>
    <w:p w:rsidR="00090F7F" w:rsidRDefault="00090F7F">
      <w:r>
        <w:t>Property Manager</w:t>
      </w:r>
    </w:p>
    <w:p w:rsidR="00090F7F" w:rsidRDefault="00090F7F"/>
    <w:p w:rsidR="006864E6" w:rsidRDefault="006864E6"/>
    <w:sectPr w:rsidR="00686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markup="0"/>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CFB"/>
    <w:rsid w:val="00090F7F"/>
    <w:rsid w:val="00244B51"/>
    <w:rsid w:val="004002C4"/>
    <w:rsid w:val="005A6031"/>
    <w:rsid w:val="00627835"/>
    <w:rsid w:val="00676387"/>
    <w:rsid w:val="006864E6"/>
    <w:rsid w:val="006B022C"/>
    <w:rsid w:val="00751BB7"/>
    <w:rsid w:val="007C7974"/>
    <w:rsid w:val="007F4862"/>
    <w:rsid w:val="00A0774B"/>
    <w:rsid w:val="00B31FEF"/>
    <w:rsid w:val="00BC1893"/>
    <w:rsid w:val="00C72332"/>
    <w:rsid w:val="00CA3CE7"/>
    <w:rsid w:val="00D32E08"/>
    <w:rsid w:val="00D6511F"/>
    <w:rsid w:val="00ED7CFB"/>
    <w:rsid w:val="00F80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Lisette</dc:creator>
  <cp:lastModifiedBy>Lisette</cp:lastModifiedBy>
  <cp:revision>7</cp:revision>
  <cp:lastPrinted>2013-07-25T21:37:00Z</cp:lastPrinted>
  <dcterms:created xsi:type="dcterms:W3CDTF">2013-07-25T21:09:00Z</dcterms:created>
  <dcterms:modified xsi:type="dcterms:W3CDTF">2013-07-25T21:50:00Z</dcterms:modified>
</cp:coreProperties>
</file>